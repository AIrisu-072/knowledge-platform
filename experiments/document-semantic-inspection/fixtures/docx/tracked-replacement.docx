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core.xml" ContentType="application/vnd.openxmlformats-package.core-properties+xml"/>
</Types>
</file>

<file path=_rels/.rels><?xml version="1.0"?><Relationships xmlns="http://schemas.openxmlformats.org/package/2006/relationships"><Relationship Id="rIdOffice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>
  <w:body>
    <w:p>
      <w:pPr>
        <w:pStyle w:val="Heading1"/>
      </w:pPr>
      <w:r>
        <w:t>Policy</w:t>
      </w:r>
    </w:p>
    <w:p>
      <w:pPr>
        <w:numPr>
          <w:ilvl w:val="0"/>
          <w:numId w:val="1"/>
        </w:numPr>
      </w:pPr>
      <w:del w:id="1">
        <w:r>
          <w:delText>old text</w:delText>
        </w:r>
      </w:del>
      <w:ins w:id="2">
        <w:r>
          <w:t>new text</w:t>
        </w:r>
      </w:ins>
    </w:p>
    <w:p>
      <w:hyperlink r:id="rIdLink">
        <w:r>
          <w:t>Portal</w:t>
        </w:r>
      </w:hyperlink>
    </w:p>
    <w:tbl>
      <w:tblGrid>
        <w:gridCol w:w="2400"/>
        <w:gridCol w:w="2400"/>
      </w:tblGrid>
      <w:tr>
        <w:tc>
          <w:p>
            <w:r>
              <w:t>A</w:t>
            </w:r>
          </w:p>
        </w:tc>
        <w:tc>
          <w:p>
            <w:r>
              <w:t>B</w:t>
            </w:r>
          </w:p>
        </w:tc>
      </w:tr>
    </w:tbl>
    <w:p>
      <w:r>
        <w:footnoteReference w:id="1"/>
      </w:r>
      <w:r>
        <w:endnoteReference w:id="1"/>
      </w:r>
    </w:p>
    <w:p>
      <w:r>
        <w:drawing>
          <wp:inline>
            <wp:extent cx="914400" cy="914400"/>
            <wp:docPr id="1" name="P"/>
            <a:graphic>
              <a:graphicData uri="http://schemas.openxmlformats.org/drawingml/2006/picture">
                <pic:pic>
                  <pic:blipFill>
                    <a:blip r:embed="rIdImage"/>
                  </pic:blipFill>
                </pic:pic>
              </a:graphicData>
            </a:graphic>
          </wp:inline>
        </w:drawing>
      </w:r>
    </w:p>
    <w:sectPr>
      <w:headerReference w:type="default" r:id="rIdHeader"/>
      <w:footerReference w:type="default" r:id="rIdFooter"/>
      <w:pgSz w:w="12240" w:h="15840" w:orient="portrait"/>
    </w:sectPr>
  </w:body>
</w:document>
</file>

<file path=word/endnotes.xml><?xml version="1.0" encoding="utf-8"?>
<w:endnotes xmlns:w="http://schemas.openxmlformats.org/wordprocessingml/2006/main">
  <w:endnote w:id="1">
    <w:p>
      <w:r>
        <w:t>Endnote one</w:t>
      </w:r>
    </w:p>
  </w:endnote>
</w:endnotes>
</file>

<file path=word/footer1.xml><?xml version="1.0" encoding="utf-8"?>
<w:ftr xmlns:w="http://schemas.openxmlformats.org/wordprocessingml/2006/main">
  <w:p>
    <w:r>
      <w:t>Footer</w:t>
    </w:r>
  </w:p>
</w:ftr>
</file>

<file path=word/footnotes.xml><?xml version="1.0" encoding="utf-8"?>
<w:footnotes xmlns:w="http://schemas.openxmlformats.org/wordprocessingml/2006/main">
  <w:footnote w:id="1">
    <w:p>
      <w:r>
        <w:t>Footnote one</w:t>
      </w:r>
    </w:p>
  </w:footnote>
</w:footnotes>
</file>

<file path=word/header1.xml><?xml version="1.0" encoding="utf-8"?>
<w:hdr xmlns:w="http://schemas.openxmlformats.org/wordprocessingml/2006/main">
  <w:p>
    <w:r>
      <w:t>Header</w:t>
    </w:r>
  </w:p>
</w:hdr>
</file>

<file path=word/numbering.xml><?xml version="1.0" encoding="utf-8"?>
<w:numbering xmlns:w="http://schemas.openxmlformats.org/wordprocessingml/2006/main">
  <w:abstractNum w:abstractNumId="0">
    <w:lvl w:ilvl="0">
      <w:numFmt w:val="decimal"/>
    </w:lvl>
  </w:abstractNum>
  <w:abstractNum w:abstractNumId="1">
    <w:lvl w:ilvl="0">
      <w:numFmt w:val="bullet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/>
  <w:style w:type="paragraph" w:styleId="Heading1"/>
  <w:style w:type="paragraph" w:styleId="Heading2"/>
</w:styles>
</file>

<file path=word/_rels/document.xml.rels><?xml version="1.0"?>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Foot" Type="http://schemas.openxmlformats.org/officeDocument/2006/relationships/footnotes" Target="footnotes.xml"/><Relationship Id="rIdEnd" Type="http://schemas.openxmlformats.org/officeDocument/2006/relationships/endnotes" Target="endnotes.xml"/><Relationship Id="rIdImage" Type="http://schemas.openxmlformats.org/officeDocument/2006/relationships/image" Target="media/image1.png"/><Relationship Id="rIdLink" Type="http://schemas.openxmlformats.org/officeDocument/2006/relationships/hyperlink" Target="https://example.com/a" TargetMode="External"/></Relationships>
</file>

<file path=docProps/core.xml><?xml version="1.0" encoding="utf-8"?>
<cp:coreProperties xmlns:cp="http://schemas.openxmlformats.org/package/2006/metadata/core-properties">
  <cp:lastModifiedBy>AIrisu</cp:lastModifiedBy>
</cp:coreProperties>
</file>